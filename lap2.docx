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77F7" w:rsidRPr="00067F34" w:rsidRDefault="00F177F7" w:rsidP="00F177F7">
      <w:pPr>
        <w:pStyle w:val="Heading1"/>
        <w:rPr>
          <w:sz w:val="24"/>
          <w:szCs w:val="24"/>
          <w:lang w:val="id-ID"/>
        </w:rPr>
      </w:pPr>
      <w:r w:rsidRPr="00067F34">
        <w:rPr>
          <w:sz w:val="24"/>
          <w:szCs w:val="24"/>
          <w:lang w:val="id-ID"/>
        </w:rPr>
        <w:t>Cara Menginstall Git 1.9.5</w:t>
      </w:r>
    </w:p>
    <w:p w:rsidR="00F177F7" w:rsidRPr="00067F34" w:rsidRDefault="00F177F7" w:rsidP="00F177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95E3D1D" wp14:editId="4F5B4C63">
            <wp:simplePos x="0" y="0"/>
            <wp:positionH relativeFrom="column">
              <wp:posOffset>526387</wp:posOffset>
            </wp:positionH>
            <wp:positionV relativeFrom="paragraph">
              <wp:posOffset>389420</wp:posOffset>
            </wp:positionV>
            <wp:extent cx="392430" cy="345440"/>
            <wp:effectExtent l="0" t="0" r="762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7F34">
        <w:rPr>
          <w:rFonts w:ascii="Times New Roman" w:hAnsi="Times New Roman" w:cs="Times New Roman"/>
          <w:sz w:val="24"/>
          <w:szCs w:val="24"/>
          <w:lang w:val="id-ID"/>
        </w:rPr>
        <w:t xml:space="preserve">Pertama, Double Klik File Setup Git 1.9.5 untuk memulai penginstalan, untuk melanjutkan klik 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177F7" w:rsidRPr="00067F34" w:rsidRDefault="00F177F7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E5D69" wp14:editId="7CA2711D">
            <wp:extent cx="3818628" cy="3152775"/>
            <wp:effectExtent l="0" t="0" r="0" b="0"/>
            <wp:docPr id="25" name="Picture 25" descr="C:\Users\Lenovo\Video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Videos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628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Kotak Dialog Information Klik Next &gt;</w:t>
      </w:r>
    </w:p>
    <w:p w:rsidR="00067F34" w:rsidRPr="00067F34" w:rsidRDefault="00067F34" w:rsidP="00067F3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DA5BFE" wp14:editId="1A082639">
            <wp:extent cx="3876675" cy="2705100"/>
            <wp:effectExtent l="0" t="0" r="0" b="0"/>
            <wp:docPr id="30" name="Picture 30" descr="C:\Users\Lenovo\Video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Videos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868" cy="270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Kotak Dialog Select Destination Location, tentukan lokasi file-file Instalasi yang akan diekstrak, Klik Next &gt;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F116D" wp14:editId="683C6FB1">
            <wp:extent cx="3762375" cy="2902190"/>
            <wp:effectExtent l="0" t="0" r="0" b="0"/>
            <wp:docPr id="31" name="Picture 31" descr="C:\Users\Lenovo\Video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Videos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311" cy="290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Kotak Dialog</w:t>
      </w:r>
      <w:r w:rsidRPr="00067F3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067F34">
        <w:rPr>
          <w:rFonts w:ascii="Times New Roman" w:hAnsi="Times New Roman" w:cs="Times New Roman"/>
          <w:sz w:val="24"/>
          <w:szCs w:val="24"/>
        </w:rPr>
        <w:t xml:space="preserve">select Components </w:t>
      </w:r>
      <w:r w:rsidRPr="00067F3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8E7A82" w:rsidRPr="00067F34">
        <w:rPr>
          <w:rFonts w:ascii="Times New Roman" w:hAnsi="Times New Roman" w:cs="Times New Roman"/>
          <w:sz w:val="24"/>
          <w:szCs w:val="24"/>
          <w:lang w:val="id-ID"/>
        </w:rPr>
        <w:t xml:space="preserve">pilih </w:t>
      </w:r>
      <w:r w:rsidR="008E7A82" w:rsidRPr="00067F34">
        <w:rPr>
          <w:rFonts w:ascii="Times New Roman" w:hAnsi="Times New Roman" w:cs="Times New Roman"/>
          <w:sz w:val="24"/>
          <w:szCs w:val="24"/>
        </w:rPr>
        <w:t>simple context menu (Registry based)</w:t>
      </w:r>
      <w:r w:rsidRPr="00067F34">
        <w:rPr>
          <w:rFonts w:ascii="Times New Roman" w:hAnsi="Times New Roman" w:cs="Times New Roman"/>
          <w:sz w:val="24"/>
          <w:szCs w:val="24"/>
          <w:lang w:val="id-ID"/>
        </w:rPr>
        <w:t>, Klik Next &gt;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Default="00F177F7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95C51F" wp14:editId="19B81EB7">
            <wp:extent cx="4248150" cy="3276903"/>
            <wp:effectExtent l="0" t="0" r="0" b="0"/>
            <wp:docPr id="32" name="Picture 32" descr="C:\Users\Lenovo\Video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Videos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733" cy="327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34" w:rsidRPr="00067F34" w:rsidRDefault="00067F34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F5043D" w:rsidRPr="00067F34" w:rsidRDefault="00F5043D" w:rsidP="00F504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lastRenderedPageBreak/>
        <w:t>Kemudian pada Kotak Dialog Select Start Menu Folder, tentukan nama folder yang nantinya akan terletak pada All Programs, Klik Next &gt;</w:t>
      </w: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E7A82" w:rsidRPr="00067F34" w:rsidRDefault="008E7A82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7F0E0C" wp14:editId="704ACBB5">
            <wp:extent cx="3476625" cy="2907178"/>
            <wp:effectExtent l="0" t="0" r="0" b="7620"/>
            <wp:docPr id="33" name="Picture 33" descr="C:\Users\Lenovo\Video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Videos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24" cy="29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E7A82" w:rsidRPr="00067F34" w:rsidRDefault="00F5043D" w:rsidP="008E7A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Kotak Dialog Adjusting your PATH environment, tentukan penggunaan Git-nya di sini kita menggunakan Git Bash jadi pilih Use Git from Git Bash only,  kemudian Klik Next &gt;</w:t>
      </w: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E7A82" w:rsidRPr="00067F34" w:rsidRDefault="008E7A82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75C76F" wp14:editId="4170975C">
            <wp:extent cx="4533424" cy="2714625"/>
            <wp:effectExtent l="0" t="0" r="635" b="0"/>
            <wp:docPr id="35" name="Picture 35" descr="C:\Users\Lenovo\Video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Videos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011" cy="271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177F7" w:rsidRPr="008F14BD" w:rsidRDefault="00F177F7" w:rsidP="008F14BD">
      <w:pPr>
        <w:rPr>
          <w:rFonts w:ascii="Times New Roman" w:hAnsi="Times New Roman" w:cs="Times New Roman"/>
          <w:sz w:val="24"/>
          <w:szCs w:val="24"/>
        </w:rPr>
      </w:pPr>
    </w:p>
    <w:p w:rsidR="00F5043D" w:rsidRPr="00067F34" w:rsidRDefault="00F5043D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043D" w:rsidRPr="008F14BD" w:rsidRDefault="00F5043D" w:rsidP="00F504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Kotak Dialog Configuring the line ending conversions, tentukan konfigurasi konversi baris teks yang digunakan, di sini kita menggunakan Checkout Windows-style, commit Unix-style line endings, kemudian Klik Next &gt;</w:t>
      </w:r>
    </w:p>
    <w:p w:rsidR="008F14BD" w:rsidRPr="00067F34" w:rsidRDefault="008F14BD" w:rsidP="008F14BD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Default="00F5043D" w:rsidP="008F14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6B7A72" wp14:editId="11451413">
            <wp:extent cx="4191000" cy="3232819"/>
            <wp:effectExtent l="0" t="0" r="0" b="5715"/>
            <wp:docPr id="37" name="Picture 37" descr="C:\Users\Lenovo\Video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Videos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23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4BD" w:rsidRPr="008F14BD" w:rsidRDefault="008F14BD" w:rsidP="008F14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8F14BD" w:rsidRPr="008F14BD" w:rsidRDefault="00F5043D" w:rsidP="008F14B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Kotak Dialog Installing, silahkan tunggu proses instalasi Git pada komputer anda.</w:t>
      </w:r>
    </w:p>
    <w:p w:rsidR="00F177F7" w:rsidRPr="00067F34" w:rsidRDefault="00F5043D" w:rsidP="008F14B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1FDA45" wp14:editId="3B0559D7">
            <wp:extent cx="4257675" cy="3284250"/>
            <wp:effectExtent l="0" t="0" r="0" b="0"/>
            <wp:docPr id="38" name="Picture 38" descr="C:\Users\Lenovo\Video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Videos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2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Terakhir, Instalasi Git pada komputer anda telah selesai, Klik Finish.</w:t>
      </w:r>
    </w:p>
    <w:p w:rsidR="00F177F7" w:rsidRPr="00067F34" w:rsidRDefault="00F5043D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545F9A" wp14:editId="5AE47042">
            <wp:extent cx="4838700" cy="3409950"/>
            <wp:effectExtent l="0" t="0" r="0" b="0"/>
            <wp:docPr id="39" name="Picture 39" descr="C:\Users\Lenovo\Video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Videos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Heading1"/>
        <w:rPr>
          <w:sz w:val="24"/>
          <w:szCs w:val="24"/>
          <w:lang w:val="id-ID"/>
        </w:rPr>
      </w:pPr>
      <w:r w:rsidRPr="00067F34">
        <w:rPr>
          <w:sz w:val="24"/>
          <w:szCs w:val="24"/>
          <w:lang w:val="id-ID"/>
        </w:rPr>
        <w:t>Cara Membuat akun Github.com</w:t>
      </w:r>
    </w:p>
    <w:p w:rsidR="00F177F7" w:rsidRPr="00067F34" w:rsidRDefault="00F177F7" w:rsidP="00F177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Kunjungi situs github.com, kemudian isi form signup yang telah disediakan, kemudian klik Sign up for GitHub.</w:t>
      </w:r>
    </w:p>
    <w:p w:rsidR="00F177F7" w:rsidRPr="00067F34" w:rsidRDefault="008F14BD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582670"/>
            <wp:effectExtent l="0" t="0" r="0" b="0"/>
            <wp:docPr id="40" name="Picture 40" descr="D:\Semester V\prak kakas\halimah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emester V\prak kakas\halimah\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8F14BD" w:rsidRDefault="00F177F7" w:rsidP="00F177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step 1 (Set up a personal account), isi form-form yang telah disediakan, kemudian klik Create an account.</w:t>
      </w:r>
    </w:p>
    <w:p w:rsidR="008F14BD" w:rsidRPr="00067F34" w:rsidRDefault="008F14BD" w:rsidP="008F14BD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2DCBBE" wp14:editId="26EE2B0A">
            <wp:extent cx="5943600" cy="3582670"/>
            <wp:effectExtent l="0" t="0" r="0" b="0"/>
            <wp:docPr id="41" name="Picture 41" descr="D:\Semester V\prak kakas\halimah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emester V\prak kakas\halimah\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8F14BD" w:rsidRDefault="00F177F7" w:rsidP="00F177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step 2 (Choose your plan), pilih Unlimited public repositories for free untuk repositoris yang gratis, kemudian klik Continue.</w:t>
      </w:r>
    </w:p>
    <w:p w:rsidR="008F14BD" w:rsidRPr="008F14BD" w:rsidRDefault="008F14BD" w:rsidP="008F14BD">
      <w:pPr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30156FF1" wp14:editId="41743DF4">
            <wp:extent cx="5943600" cy="3582670"/>
            <wp:effectExtent l="0" t="0" r="0" b="0"/>
            <wp:docPr id="42" name="Picture 42" descr="D:\Semester V\prak kakas\halimah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emester V\prak kakas\halimah\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8F14BD" w:rsidRDefault="00F177F7" w:rsidP="00F177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</w:t>
      </w:r>
      <w:r w:rsidR="008F14BD">
        <w:rPr>
          <w:rFonts w:ascii="Times New Roman" w:hAnsi="Times New Roman" w:cs="Times New Roman"/>
          <w:sz w:val="24"/>
          <w:szCs w:val="24"/>
          <w:lang w:val="id-ID"/>
        </w:rPr>
        <w:t xml:space="preserve"> step 3</w:t>
      </w:r>
      <w:r w:rsidR="004F7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E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4F7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E1">
        <w:rPr>
          <w:rFonts w:ascii="Times New Roman" w:hAnsi="Times New Roman" w:cs="Times New Roman"/>
          <w:sz w:val="24"/>
          <w:szCs w:val="24"/>
        </w:rPr>
        <w:t>keakun</w:t>
      </w:r>
      <w:proofErr w:type="spellEnd"/>
      <w:r w:rsidR="004F73E1">
        <w:rPr>
          <w:rFonts w:ascii="Times New Roman" w:hAnsi="Times New Roman" w:cs="Times New Roman"/>
          <w:sz w:val="24"/>
          <w:szCs w:val="24"/>
        </w:rPr>
        <w:t xml:space="preserve"> g</w:t>
      </w:r>
      <w:bookmarkStart w:id="0" w:name="_GoBack"/>
      <w:bookmarkEnd w:id="0"/>
      <w:r w:rsidR="004F73E1">
        <w:rPr>
          <w:rFonts w:ascii="Times New Roman" w:hAnsi="Times New Roman" w:cs="Times New Roman"/>
          <w:sz w:val="24"/>
          <w:szCs w:val="24"/>
        </w:rPr>
        <w:t xml:space="preserve">mail </w:t>
      </w:r>
      <w:proofErr w:type="spellStart"/>
      <w:r w:rsidR="004F73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3E1">
        <w:rPr>
          <w:rFonts w:ascii="Times New Roman" w:hAnsi="Times New Roman" w:cs="Times New Roman"/>
          <w:sz w:val="24"/>
          <w:szCs w:val="24"/>
        </w:rPr>
        <w:t>menferify</w:t>
      </w:r>
      <w:proofErr w:type="spellEnd"/>
      <w:r w:rsidR="004F73E1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="004F73E1">
        <w:rPr>
          <w:rFonts w:ascii="Times New Roman" w:hAnsi="Times New Roman" w:cs="Times New Roman"/>
          <w:sz w:val="24"/>
          <w:szCs w:val="24"/>
        </w:rPr>
        <w:t>addres</w:t>
      </w:r>
      <w:proofErr w:type="spellEnd"/>
    </w:p>
    <w:p w:rsidR="008F14BD" w:rsidRPr="008F14BD" w:rsidRDefault="008F14BD" w:rsidP="004F73E1">
      <w:pPr>
        <w:pStyle w:val="ListParagraph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:rsidR="008F14BD" w:rsidRPr="008F14BD" w:rsidRDefault="008F14BD" w:rsidP="008F14BD">
      <w:pPr>
        <w:ind w:left="360"/>
        <w:rPr>
          <w:rFonts w:ascii="Times New Roman" w:hAnsi="Times New Roman" w:cs="Times New Roman"/>
          <w:i/>
          <w:sz w:val="24"/>
          <w:szCs w:val="24"/>
        </w:rPr>
      </w:pPr>
    </w:p>
    <w:p w:rsidR="008F14BD" w:rsidRPr="008F14BD" w:rsidRDefault="008F14BD" w:rsidP="008F14BD">
      <w:pPr>
        <w:pStyle w:val="ListParagraph"/>
        <w:rPr>
          <w:rFonts w:ascii="Times New Roman" w:hAnsi="Times New Roman" w:cs="Times New Roman"/>
          <w:i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75A0A258" wp14:editId="2E81127D">
            <wp:extent cx="5286375" cy="3186509"/>
            <wp:effectExtent l="0" t="0" r="0" b="0"/>
            <wp:docPr id="43" name="Picture 43" descr="D:\Semester V\prak kakas\halimah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emester V\prak kakas\halimah\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50" cy="318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4BD" w:rsidRPr="00067F34" w:rsidRDefault="008F14BD" w:rsidP="008F14B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lastRenderedPageBreak/>
        <w:t>Akun anda telah dibuat, anda harus mengverifikasi akun github anda melalui email hingga muncul pesan Your email was verified.</w:t>
      </w:r>
    </w:p>
    <w:p w:rsidR="008F14BD" w:rsidRPr="008F14BD" w:rsidRDefault="008F14BD" w:rsidP="008F14BD">
      <w:pPr>
        <w:rPr>
          <w:rFonts w:ascii="Times New Roman" w:hAnsi="Times New Roman" w:cs="Times New Roman"/>
          <w:i/>
          <w:sz w:val="24"/>
          <w:szCs w:val="24"/>
        </w:rPr>
      </w:pPr>
    </w:p>
    <w:p w:rsidR="008F14BD" w:rsidRPr="008F14BD" w:rsidRDefault="008F14BD" w:rsidP="008F14BD">
      <w:pPr>
        <w:ind w:left="360"/>
        <w:rPr>
          <w:rFonts w:ascii="Times New Roman" w:hAnsi="Times New Roman" w:cs="Times New Roman"/>
          <w:i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9B2EB60" wp14:editId="3FFCAF0C">
            <wp:extent cx="5943600" cy="3582670"/>
            <wp:effectExtent l="0" t="0" r="0" b="0"/>
            <wp:docPr id="44" name="Picture 44" descr="D:\Semester V\prak kakas\halimah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emester V\prak kakas\halimah\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Akun github telah jadi dan email telah diverifikasi. Selesai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Heading1"/>
        <w:rPr>
          <w:sz w:val="24"/>
          <w:szCs w:val="24"/>
          <w:lang w:val="id-ID"/>
        </w:rPr>
      </w:pPr>
      <w:r w:rsidRPr="00067F34">
        <w:rPr>
          <w:sz w:val="24"/>
          <w:szCs w:val="24"/>
          <w:lang w:val="id-ID"/>
        </w:rPr>
        <w:t>Cara Mengupload dan mengirim file/folder menggunakan akun Github.com dengan Bash</w:t>
      </w:r>
    </w:p>
    <w:p w:rsidR="00F177F7" w:rsidRPr="00067F34" w:rsidRDefault="00F177F7" w:rsidP="00F177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 xml:space="preserve">Pertama-tama anda harus login terlebih dahulu pada github.com dan membuat project, klik Start a project 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FFDC12" wp14:editId="25AA8BA3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buat repository baru, pada contoh berikut ini isi repository name dengan nama testncase, description : testncase, mode : public kemudian centang pada Initialize this repository with a README jika anda ingin menyertakan file README pada repository anda, kemudian klik Create repository.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BBB1AD" wp14:editId="2D9BFBF0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Pada tampilan ini repository telah dibuat dengan link : github.com/ikramart/testncase.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1CE19B" wp14:editId="7307D2B8">
            <wp:extent cx="5731510" cy="3054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buat / cari file &amp; folder yang ingin dipull ke dalam github, lalu klik kanan dan pilih Git Bash Here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2BCDC4" wp14:editId="4181817D">
            <wp:extent cx="2257425" cy="3219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ketik script berikut :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517579" wp14:editId="70146D5C">
            <wp:extent cx="5731510" cy="610933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44A6C" wp14:editId="5197EF91">
            <wp:extent cx="5729936" cy="1441174"/>
            <wp:effectExtent l="0" t="0" r="444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.1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09" b="5795"/>
                    <a:stretch/>
                  </pic:blipFill>
                  <pic:spPr bwMode="auto">
                    <a:xfrm>
                      <a:off x="0" y="0"/>
                      <a:ext cx="5731510" cy="144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File dan folder telah diupload dan dikirim ke dalam akun github &amp; pada komputer anda.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Tampilan file &amp; folder pada computer: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CE81D0" wp14:editId="2956F73C">
            <wp:extent cx="5731510" cy="54590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F3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Tampilan file &amp; folder pada akun github :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577724" wp14:editId="1E82585A">
            <wp:extent cx="5731510" cy="30543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Selesai.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F177F7" w:rsidRDefault="00F177F7" w:rsidP="00F177F7">
      <w:pPr>
        <w:spacing w:after="0" w:line="240" w:lineRule="auto"/>
        <w:jc w:val="both"/>
        <w:rPr>
          <w:ins w:id="1" w:author="Unknown"/>
          <w:rFonts w:ascii="Times New Roman" w:eastAsia="Times New Roman" w:hAnsi="Times New Roman" w:cs="Times New Roman"/>
          <w:sz w:val="24"/>
          <w:szCs w:val="24"/>
        </w:rPr>
      </w:pPr>
      <w:ins w:id="2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br/>
        </w:r>
        <w:r w:rsidRPr="00F177F7">
          <w:rPr>
            <w:rFonts w:ascii="Times New Roman" w:eastAsia="Times New Roman" w:hAnsi="Times New Roman" w:cs="Times New Roman"/>
            <w:sz w:val="24"/>
            <w:szCs w:val="24"/>
          </w:rPr>
          <w:br/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Pada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kesempatan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kali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ini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saya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menjelaskan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cara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menggunakan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sebelumnya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apa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itu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proofErr w:type="gram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.??</w:t>
        </w:r>
        <w:proofErr w:type="gram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adalah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tempat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upload project - project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opensource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dimana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project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tersebut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bisa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dikembangkan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oleh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programmer lain,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hal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ini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baik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sekali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bila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memilki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project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dengan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sebuah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team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bisa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dikatakan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juga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sosial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medianya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programmer </w:t>
        </w:r>
        <w:proofErr w:type="spellStart"/>
        <w:proofErr w:type="gram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hehehehe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:D</w:t>
        </w:r>
        <w:proofErr w:type="gram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.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Kelebihan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adalah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ketika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membuat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sebuah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repository project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kemudian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menguploadnya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lalu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membuat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perubahan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penambahan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pada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project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itu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dan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di upload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ulang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repository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itu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maka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project yang lama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masih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di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simpan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dan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tidak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hilang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jadi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bisa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membuat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versi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-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versi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dari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project yang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buat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dan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hal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ini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sangat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memudahkan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bila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ingin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versi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sebelumnya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. </w:t>
        </w:r>
      </w:ins>
    </w:p>
    <w:p w:rsidR="00F177F7" w:rsidRPr="00F177F7" w:rsidRDefault="00F177F7" w:rsidP="00F177F7">
      <w:pPr>
        <w:spacing w:after="0" w:line="240" w:lineRule="auto"/>
        <w:jc w:val="both"/>
        <w:rPr>
          <w:ins w:id="3" w:author="Unknown"/>
          <w:rFonts w:ascii="Times New Roman" w:eastAsia="Times New Roman" w:hAnsi="Times New Roman" w:cs="Times New Roman"/>
          <w:sz w:val="24"/>
          <w:szCs w:val="24"/>
        </w:rPr>
      </w:pPr>
    </w:p>
    <w:p w:rsidR="00F177F7" w:rsidRPr="00F177F7" w:rsidRDefault="00F177F7" w:rsidP="00F177F7">
      <w:pPr>
        <w:spacing w:after="0" w:line="240" w:lineRule="auto"/>
        <w:jc w:val="both"/>
        <w:rPr>
          <w:ins w:id="4" w:author="Unknown"/>
          <w:rFonts w:ascii="Times New Roman" w:eastAsia="Times New Roman" w:hAnsi="Times New Roman" w:cs="Times New Roman"/>
          <w:sz w:val="24"/>
          <w:szCs w:val="24"/>
        </w:rPr>
      </w:pPr>
      <w:proofErr w:type="spellStart"/>
      <w:ins w:id="5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Oke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langsung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permasalahan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yaitu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bagaimana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proofErr w:type="gram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cara</w:t>
        </w:r>
        <w:proofErr w:type="spellEnd"/>
        <w:proofErr w:type="gram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upload file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repository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yang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miliki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di windows (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saya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pakai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windows7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lebih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mudah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lagi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kalau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memakai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linux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).</w:t>
        </w:r>
      </w:ins>
    </w:p>
    <w:p w:rsidR="00F177F7" w:rsidRPr="00F177F7" w:rsidRDefault="00F177F7" w:rsidP="00F177F7">
      <w:pPr>
        <w:numPr>
          <w:ilvl w:val="0"/>
          <w:numId w:val="1"/>
        </w:numPr>
        <w:spacing w:before="100" w:beforeAutospacing="1" w:after="100" w:afterAutospacing="1" w:line="240" w:lineRule="auto"/>
        <w:rPr>
          <w:ins w:id="6" w:author="Unknown"/>
          <w:rFonts w:ascii="Times New Roman" w:eastAsia="Times New Roman" w:hAnsi="Times New Roman" w:cs="Times New Roman"/>
          <w:sz w:val="24"/>
          <w:szCs w:val="24"/>
        </w:rPr>
      </w:pPr>
      <w:proofErr w:type="spellStart"/>
      <w:ins w:id="7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Perangkat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yang di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gunakan</w:t>
        </w:r>
        <w:proofErr w:type="spellEnd"/>
      </w:ins>
    </w:p>
    <w:p w:rsidR="00F177F7" w:rsidRPr="00F177F7" w:rsidRDefault="00F177F7" w:rsidP="00F177F7">
      <w:pPr>
        <w:numPr>
          <w:ilvl w:val="0"/>
          <w:numId w:val="2"/>
        </w:numPr>
        <w:spacing w:before="100" w:beforeAutospacing="1" w:after="100" w:afterAutospacing="1" w:line="240" w:lineRule="auto"/>
        <w:rPr>
          <w:ins w:id="8" w:author="Unknown"/>
          <w:rFonts w:ascii="Times New Roman" w:eastAsia="Times New Roman" w:hAnsi="Times New Roman" w:cs="Times New Roman"/>
          <w:sz w:val="24"/>
          <w:szCs w:val="24"/>
        </w:rPr>
      </w:pPr>
      <w:proofErr w:type="spellStart"/>
      <w:ins w:id="9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Akun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Untuk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upload project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tentunya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harus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memilki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akaun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caranya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langsung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buat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akun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di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websitenya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 </w:t>
        </w:r>
        <w:r w:rsidRPr="00F177F7">
          <w:rPr>
            <w:rFonts w:ascii="Times New Roman" w:eastAsia="Times New Roman" w:hAnsi="Times New Roman" w:cs="Times New Roman"/>
            <w:sz w:val="24"/>
            <w:szCs w:val="24"/>
          </w:rPr>
          <w:fldChar w:fldCharType="begin"/>
        </w:r>
        <w:r w:rsidRPr="00F177F7">
          <w:rPr>
            <w:rFonts w:ascii="Times New Roman" w:eastAsia="Times New Roman" w:hAnsi="Times New Roman" w:cs="Times New Roman"/>
            <w:sz w:val="24"/>
            <w:szCs w:val="24"/>
          </w:rPr>
          <w:instrText xml:space="preserve"> HYPERLINK "https://github.com/" </w:instrText>
        </w:r>
        <w:r w:rsidRPr="00F177F7">
          <w:rPr>
            <w:rFonts w:ascii="Times New Roman" w:eastAsia="Times New Roman" w:hAnsi="Times New Roman" w:cs="Times New Roman"/>
            <w:sz w:val="24"/>
            <w:szCs w:val="24"/>
          </w:rPr>
          <w:fldChar w:fldCharType="separate"/>
        </w:r>
        <w:r w:rsidRPr="00067F34">
          <w:rPr>
            <w:rFonts w:ascii="Times New Roman" w:eastAsia="Times New Roman" w:hAnsi="Times New Roman" w:cs="Times New Roman"/>
            <w:color w:val="666666"/>
            <w:sz w:val="24"/>
            <w:szCs w:val="24"/>
            <w:u w:val="single"/>
          </w:rPr>
          <w:t>https://github.com</w:t>
        </w:r>
        <w:r w:rsidRPr="00F177F7">
          <w:rPr>
            <w:rFonts w:ascii="Times New Roman" w:eastAsia="Times New Roman" w:hAnsi="Times New Roman" w:cs="Times New Roman"/>
            <w:sz w:val="24"/>
            <w:szCs w:val="24"/>
          </w:rPr>
          <w:fldChar w:fldCharType="end"/>
        </w:r>
        <w:r w:rsidRPr="00F177F7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t> 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kemudian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daftar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.</w:t>
        </w:r>
      </w:ins>
    </w:p>
    <w:p w:rsidR="00F177F7" w:rsidRPr="00F177F7" w:rsidRDefault="00F177F7" w:rsidP="00F177F7">
      <w:pPr>
        <w:numPr>
          <w:ilvl w:val="0"/>
          <w:numId w:val="2"/>
        </w:numPr>
        <w:spacing w:before="100" w:beforeAutospacing="1" w:after="100" w:afterAutospacing="1" w:line="240" w:lineRule="auto"/>
        <w:rPr>
          <w:ins w:id="10" w:author="Unknown"/>
          <w:rFonts w:ascii="Times New Roman" w:eastAsia="Times New Roman" w:hAnsi="Times New Roman" w:cs="Times New Roman"/>
          <w:sz w:val="24"/>
          <w:szCs w:val="24"/>
        </w:rPr>
      </w:pPr>
      <w:proofErr w:type="spellStart"/>
      <w:ins w:id="11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Sofware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Git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, 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Untuk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sofware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ini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anda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bisa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download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secara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gratis di </w:t>
        </w:r>
        <w:r w:rsidRPr="00F177F7">
          <w:rPr>
            <w:rFonts w:ascii="Times New Roman" w:eastAsia="Times New Roman" w:hAnsi="Times New Roman" w:cs="Times New Roman"/>
            <w:sz w:val="24"/>
            <w:szCs w:val="24"/>
          </w:rPr>
          <w:fldChar w:fldCharType="begin"/>
        </w:r>
        <w:r w:rsidRPr="00F177F7">
          <w:rPr>
            <w:rFonts w:ascii="Times New Roman" w:eastAsia="Times New Roman" w:hAnsi="Times New Roman" w:cs="Times New Roman"/>
            <w:sz w:val="24"/>
            <w:szCs w:val="24"/>
          </w:rPr>
          <w:instrText xml:space="preserve"> HYPERLINK "http://git-scm.com/" </w:instrText>
        </w:r>
        <w:r w:rsidRPr="00F177F7">
          <w:rPr>
            <w:rFonts w:ascii="Times New Roman" w:eastAsia="Times New Roman" w:hAnsi="Times New Roman" w:cs="Times New Roman"/>
            <w:sz w:val="24"/>
            <w:szCs w:val="24"/>
          </w:rPr>
          <w:fldChar w:fldCharType="separate"/>
        </w:r>
        <w:r w:rsidRPr="00067F34">
          <w:rPr>
            <w:rFonts w:ascii="Times New Roman" w:eastAsia="Times New Roman" w:hAnsi="Times New Roman" w:cs="Times New Roman"/>
            <w:color w:val="666666"/>
            <w:sz w:val="24"/>
            <w:szCs w:val="24"/>
            <w:u w:val="single"/>
          </w:rPr>
          <w:t>http://git-scm.com/</w:t>
        </w:r>
        <w:r w:rsidRPr="00F177F7">
          <w:rPr>
            <w:rFonts w:ascii="Times New Roman" w:eastAsia="Times New Roman" w:hAnsi="Times New Roman" w:cs="Times New Roman"/>
            <w:sz w:val="24"/>
            <w:szCs w:val="24"/>
          </w:rPr>
          <w:fldChar w:fldCharType="end"/>
        </w:r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 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kalo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sudah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di download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silahkan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anda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install.</w:t>
        </w:r>
      </w:ins>
    </w:p>
    <w:p w:rsidR="00F177F7" w:rsidRPr="00F177F7" w:rsidRDefault="00F177F7" w:rsidP="00F177F7">
      <w:pPr>
        <w:spacing w:after="0" w:line="240" w:lineRule="auto"/>
        <w:rPr>
          <w:ins w:id="12" w:author="Unknown"/>
          <w:rFonts w:ascii="Times New Roman" w:eastAsia="Times New Roman" w:hAnsi="Times New Roman" w:cs="Times New Roman"/>
          <w:sz w:val="24"/>
          <w:szCs w:val="24"/>
        </w:rPr>
      </w:pPr>
      <w:proofErr w:type="spellStart"/>
      <w:ins w:id="13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Setelah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mempunya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akun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dan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mengistall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software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git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maka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bisa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langsung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meng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upload project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.</w:t>
        </w:r>
      </w:ins>
    </w:p>
    <w:p w:rsidR="00F177F7" w:rsidRPr="00F177F7" w:rsidRDefault="00F177F7" w:rsidP="00F177F7">
      <w:pPr>
        <w:numPr>
          <w:ilvl w:val="0"/>
          <w:numId w:val="3"/>
        </w:numPr>
        <w:spacing w:before="100" w:beforeAutospacing="1" w:after="100" w:afterAutospacing="1" w:line="240" w:lineRule="auto"/>
        <w:rPr>
          <w:ins w:id="14" w:author="Unknown"/>
          <w:rFonts w:ascii="Times New Roman" w:eastAsia="Times New Roman" w:hAnsi="Times New Roman" w:cs="Times New Roman"/>
          <w:sz w:val="24"/>
          <w:szCs w:val="24"/>
        </w:rPr>
      </w:pPr>
      <w:proofErr w:type="spellStart"/>
      <w:ins w:id="15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lastRenderedPageBreak/>
          <w:t>Buatlah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repository di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dengan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mengklik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icon repo "Create new repository".</w:t>
        </w:r>
      </w:ins>
    </w:p>
    <w:p w:rsidR="00F177F7" w:rsidRPr="00F177F7" w:rsidRDefault="00F177F7" w:rsidP="00F177F7">
      <w:pPr>
        <w:numPr>
          <w:ilvl w:val="0"/>
          <w:numId w:val="3"/>
        </w:numPr>
        <w:spacing w:before="100" w:beforeAutospacing="1" w:after="100" w:afterAutospacing="1" w:line="240" w:lineRule="auto"/>
        <w:rPr>
          <w:ins w:id="16" w:author="Unknown"/>
          <w:rFonts w:ascii="Times New Roman" w:eastAsia="Times New Roman" w:hAnsi="Times New Roman" w:cs="Times New Roman"/>
          <w:sz w:val="24"/>
          <w:szCs w:val="24"/>
        </w:rPr>
      </w:pPr>
      <w:proofErr w:type="spellStart"/>
      <w:ins w:id="17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Kemudian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beri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proofErr w:type="gram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nama</w:t>
        </w:r>
        <w:proofErr w:type="spellEnd"/>
        <w:proofErr w:type="gram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repository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nya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lalu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beri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deskripsi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untuk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repository yang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buat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jika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perlu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kemudian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setting public/private,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kalau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public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berarti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bisa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di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akses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oleh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semua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orang,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kemudian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centang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"initialize this repository with a README"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dan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tambahkan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kategori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repository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jila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perlu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.</w:t>
        </w:r>
      </w:ins>
    </w:p>
    <w:p w:rsidR="00F177F7" w:rsidRPr="00F177F7" w:rsidRDefault="00F177F7" w:rsidP="00F177F7">
      <w:pPr>
        <w:numPr>
          <w:ilvl w:val="0"/>
          <w:numId w:val="3"/>
        </w:numPr>
        <w:spacing w:before="100" w:beforeAutospacing="1" w:after="100" w:afterAutospacing="1" w:line="240" w:lineRule="auto"/>
        <w:rPr>
          <w:ins w:id="18" w:author="Unknown"/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ins w:id="19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kemudian</w:t>
        </w:r>
        <w:proofErr w:type="spellEnd"/>
        <w:proofErr w:type="gram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klik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"create repository".</w:t>
        </w:r>
      </w:ins>
    </w:p>
    <w:p w:rsidR="00F177F7" w:rsidRPr="00F177F7" w:rsidRDefault="00F177F7" w:rsidP="00F177F7">
      <w:pPr>
        <w:numPr>
          <w:ilvl w:val="0"/>
          <w:numId w:val="3"/>
        </w:numPr>
        <w:spacing w:before="100" w:beforeAutospacing="1" w:after="100" w:afterAutospacing="1" w:line="240" w:lineRule="auto"/>
        <w:rPr>
          <w:ins w:id="20" w:author="Unknown"/>
          <w:rFonts w:ascii="Times New Roman" w:eastAsia="Times New Roman" w:hAnsi="Times New Roman" w:cs="Times New Roman"/>
          <w:sz w:val="24"/>
          <w:szCs w:val="24"/>
        </w:rPr>
      </w:pPr>
      <w:proofErr w:type="spellStart"/>
      <w:ins w:id="21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Jika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repository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berhasil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dibuat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anda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proofErr w:type="gram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akan</w:t>
        </w:r>
        <w:proofErr w:type="spellEnd"/>
        <w:proofErr w:type="gram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di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berikan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kunci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akases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berupa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HTTP/SSH,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ini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yang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gunakan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untuk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remote repository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dari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software GIT.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Misal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saya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punya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kunci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HTTP http://github.com/acchoblues/APeK.git</w:t>
        </w:r>
      </w:ins>
    </w:p>
    <w:p w:rsidR="00F177F7" w:rsidRPr="00F177F7" w:rsidRDefault="00F177F7" w:rsidP="00F177F7">
      <w:pPr>
        <w:numPr>
          <w:ilvl w:val="0"/>
          <w:numId w:val="3"/>
        </w:numPr>
        <w:spacing w:before="100" w:beforeAutospacing="1" w:after="100" w:afterAutospacing="1" w:line="240" w:lineRule="auto"/>
        <w:rPr>
          <w:ins w:id="22" w:author="Unknown"/>
          <w:rFonts w:ascii="Times New Roman" w:eastAsia="Times New Roman" w:hAnsi="Times New Roman" w:cs="Times New Roman"/>
          <w:sz w:val="24"/>
          <w:szCs w:val="24"/>
        </w:rPr>
      </w:pPr>
      <w:proofErr w:type="spellStart"/>
      <w:ins w:id="23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Setelah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anda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berhasil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membiat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repository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sekarang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klik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kanan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pada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folder project yang </w:t>
        </w:r>
        <w:proofErr w:type="spellStart"/>
        <w:proofErr w:type="gram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akan</w:t>
        </w:r>
        <w:proofErr w:type="spellEnd"/>
        <w:proofErr w:type="gram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di upload.</w:t>
        </w:r>
      </w:ins>
    </w:p>
    <w:p w:rsidR="00F177F7" w:rsidRPr="00F177F7" w:rsidRDefault="00F177F7" w:rsidP="00F177F7">
      <w:pPr>
        <w:numPr>
          <w:ilvl w:val="0"/>
          <w:numId w:val="3"/>
        </w:numPr>
        <w:spacing w:before="100" w:beforeAutospacing="1" w:after="100" w:afterAutospacing="1" w:line="240" w:lineRule="auto"/>
        <w:rPr>
          <w:ins w:id="24" w:author="Unknown"/>
          <w:rFonts w:ascii="Times New Roman" w:eastAsia="Times New Roman" w:hAnsi="Times New Roman" w:cs="Times New Roman"/>
          <w:sz w:val="24"/>
          <w:szCs w:val="24"/>
        </w:rPr>
      </w:pPr>
      <w:proofErr w:type="spellStart"/>
      <w:ins w:id="25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Klik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kanan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pada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project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klik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"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Git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Bash".</w:t>
        </w:r>
      </w:ins>
    </w:p>
    <w:p w:rsidR="00F177F7" w:rsidRPr="00F177F7" w:rsidRDefault="00F177F7" w:rsidP="00F177F7">
      <w:pPr>
        <w:numPr>
          <w:ilvl w:val="0"/>
          <w:numId w:val="3"/>
        </w:numPr>
        <w:spacing w:before="100" w:beforeAutospacing="1" w:after="100" w:afterAutospacing="1" w:line="240" w:lineRule="auto"/>
        <w:rPr>
          <w:ins w:id="26" w:author="Unknown"/>
          <w:rFonts w:ascii="Times New Roman" w:eastAsia="Times New Roman" w:hAnsi="Times New Roman" w:cs="Times New Roman"/>
          <w:sz w:val="24"/>
          <w:szCs w:val="24"/>
        </w:rPr>
      </w:pPr>
      <w:proofErr w:type="spellStart"/>
      <w:ins w:id="27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Kemudian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muncul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command prompt / CMD</w:t>
        </w:r>
      </w:ins>
    </w:p>
    <w:p w:rsidR="00F177F7" w:rsidRPr="00F177F7" w:rsidRDefault="00F177F7" w:rsidP="00F177F7">
      <w:pPr>
        <w:numPr>
          <w:ilvl w:val="0"/>
          <w:numId w:val="3"/>
        </w:numPr>
        <w:spacing w:before="100" w:beforeAutospacing="1" w:after="100" w:afterAutospacing="1" w:line="240" w:lineRule="auto"/>
        <w:rPr>
          <w:ins w:id="28" w:author="Unknown"/>
          <w:rFonts w:ascii="Times New Roman" w:eastAsia="Times New Roman" w:hAnsi="Times New Roman" w:cs="Times New Roman"/>
          <w:sz w:val="24"/>
          <w:szCs w:val="24"/>
        </w:rPr>
      </w:pPr>
      <w:proofErr w:type="spellStart"/>
      <w:ins w:id="29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Jika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anda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baru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pertama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kali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meggunakan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software GIT,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sebaiknya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konfigurasi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username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dan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email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dulu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.</w:t>
        </w:r>
      </w:ins>
    </w:p>
    <w:p w:rsidR="00F177F7" w:rsidRPr="00F177F7" w:rsidRDefault="00F177F7" w:rsidP="00F177F7">
      <w:pPr>
        <w:numPr>
          <w:ilvl w:val="0"/>
          <w:numId w:val="3"/>
        </w:numPr>
        <w:spacing w:before="100" w:beforeAutospacing="1" w:after="100" w:afterAutospacing="1" w:line="240" w:lineRule="auto"/>
        <w:rPr>
          <w:ins w:id="30" w:author="Unknown"/>
          <w:rFonts w:ascii="Times New Roman" w:eastAsia="Times New Roman" w:hAnsi="Times New Roman" w:cs="Times New Roman"/>
          <w:sz w:val="24"/>
          <w:szCs w:val="24"/>
        </w:rPr>
      </w:pPr>
      <w:proofErr w:type="spellStart"/>
      <w:ins w:id="31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Ketik</w:t>
        </w:r>
        <w:proofErr w:type="spellEnd"/>
      </w:ins>
    </w:p>
    <w:p w:rsidR="00F177F7" w:rsidRPr="00F177F7" w:rsidRDefault="00F177F7" w:rsidP="00F17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ins w:id="32" w:author="Unknown"/>
          <w:rFonts w:ascii="Times New Roman" w:eastAsia="Times New Roman" w:hAnsi="Times New Roman" w:cs="Times New Roman"/>
          <w:sz w:val="24"/>
          <w:szCs w:val="24"/>
        </w:rPr>
      </w:pPr>
      <w:ins w:id="33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Git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config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--global user.name "username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anda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" </w:t>
        </w:r>
      </w:ins>
    </w:p>
    <w:p w:rsidR="00F177F7" w:rsidRPr="00F177F7" w:rsidRDefault="00F177F7" w:rsidP="00F17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ins w:id="34" w:author="Unknown"/>
          <w:rFonts w:ascii="Times New Roman" w:eastAsia="Times New Roman" w:hAnsi="Times New Roman" w:cs="Times New Roman"/>
          <w:sz w:val="24"/>
          <w:szCs w:val="24"/>
        </w:rPr>
      </w:pPr>
      <w:ins w:id="35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Git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config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--global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user.email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isi_dengan_email_anda@ymail.com </w:t>
        </w:r>
      </w:ins>
    </w:p>
    <w:p w:rsidR="00F177F7" w:rsidRPr="00F177F7" w:rsidRDefault="00F177F7" w:rsidP="00F177F7">
      <w:pPr>
        <w:numPr>
          <w:ilvl w:val="0"/>
          <w:numId w:val="3"/>
        </w:numPr>
        <w:spacing w:before="100" w:beforeAutospacing="1" w:after="100" w:afterAutospacing="1" w:line="240" w:lineRule="auto"/>
        <w:rPr>
          <w:ins w:id="36" w:author="Unknown"/>
          <w:rFonts w:ascii="Times New Roman" w:eastAsia="Times New Roman" w:hAnsi="Times New Roman" w:cs="Times New Roman"/>
          <w:sz w:val="24"/>
          <w:szCs w:val="24"/>
        </w:rPr>
      </w:pPr>
      <w:proofErr w:type="spellStart"/>
      <w:ins w:id="37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Setelah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melakukan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konfigurasi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username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dan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email,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sekarang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lakukan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inisiasi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ketikan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</w:p>
    <w:p w:rsidR="00F177F7" w:rsidRPr="00F177F7" w:rsidRDefault="00F177F7" w:rsidP="00F17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ins w:id="38" w:author="Unknown"/>
          <w:rFonts w:ascii="Times New Roman" w:eastAsia="Times New Roman" w:hAnsi="Times New Roman" w:cs="Times New Roman"/>
          <w:sz w:val="24"/>
          <w:szCs w:val="24"/>
        </w:rPr>
      </w:pPr>
      <w:ins w:id="39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Git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init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</w:p>
    <w:p w:rsidR="00F177F7" w:rsidRPr="00F177F7" w:rsidRDefault="00F177F7" w:rsidP="00F177F7">
      <w:pPr>
        <w:numPr>
          <w:ilvl w:val="0"/>
          <w:numId w:val="3"/>
        </w:numPr>
        <w:spacing w:before="100" w:beforeAutospacing="1" w:after="100" w:afterAutospacing="1" w:line="240" w:lineRule="auto"/>
        <w:rPr>
          <w:ins w:id="40" w:author="Unknown"/>
          <w:rFonts w:ascii="Times New Roman" w:eastAsia="Times New Roman" w:hAnsi="Times New Roman" w:cs="Times New Roman"/>
          <w:sz w:val="24"/>
          <w:szCs w:val="24"/>
        </w:rPr>
      </w:pPr>
      <w:proofErr w:type="spellStart"/>
      <w:ins w:id="41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Kemudian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tambahkan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semua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file yang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ada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dalam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folder project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ketikan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</w:p>
    <w:p w:rsidR="00F177F7" w:rsidRPr="00F177F7" w:rsidRDefault="00F177F7" w:rsidP="00F17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ins w:id="42" w:author="Unknown"/>
          <w:rFonts w:ascii="Times New Roman" w:eastAsia="Times New Roman" w:hAnsi="Times New Roman" w:cs="Times New Roman"/>
          <w:sz w:val="24"/>
          <w:szCs w:val="24"/>
        </w:rPr>
      </w:pPr>
      <w:ins w:id="43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Git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add * </w:t>
        </w:r>
      </w:ins>
    </w:p>
    <w:p w:rsidR="00F177F7" w:rsidRPr="00F177F7" w:rsidRDefault="00F177F7" w:rsidP="00F177F7">
      <w:pPr>
        <w:numPr>
          <w:ilvl w:val="0"/>
          <w:numId w:val="3"/>
        </w:numPr>
        <w:spacing w:before="100" w:beforeAutospacing="1" w:after="100" w:afterAutospacing="1" w:line="240" w:lineRule="auto"/>
        <w:rPr>
          <w:ins w:id="44" w:author="Unknown"/>
          <w:rFonts w:ascii="Times New Roman" w:eastAsia="Times New Roman" w:hAnsi="Times New Roman" w:cs="Times New Roman"/>
          <w:sz w:val="24"/>
          <w:szCs w:val="24"/>
        </w:rPr>
      </w:pPr>
      <w:proofErr w:type="spellStart"/>
      <w:ins w:id="45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Kemudian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buat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commit project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nya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misal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disini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saya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kasih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commit “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versi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1.0.0” 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ketikan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</w:p>
    <w:p w:rsidR="00F177F7" w:rsidRPr="00F177F7" w:rsidRDefault="00F177F7" w:rsidP="00F17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ins w:id="46" w:author="Unknown"/>
          <w:rFonts w:ascii="Times New Roman" w:eastAsia="Times New Roman" w:hAnsi="Times New Roman" w:cs="Times New Roman"/>
          <w:sz w:val="24"/>
          <w:szCs w:val="24"/>
        </w:rPr>
      </w:pPr>
      <w:ins w:id="47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Git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commit –m "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versi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1.0.0" </w:t>
        </w:r>
      </w:ins>
    </w:p>
    <w:p w:rsidR="00F177F7" w:rsidRPr="00F177F7" w:rsidRDefault="00F177F7" w:rsidP="00F177F7">
      <w:pPr>
        <w:numPr>
          <w:ilvl w:val="0"/>
          <w:numId w:val="3"/>
        </w:numPr>
        <w:spacing w:before="100" w:beforeAutospacing="1" w:after="100" w:afterAutospacing="1" w:line="240" w:lineRule="auto"/>
        <w:rPr>
          <w:ins w:id="48" w:author="Unknown"/>
          <w:rFonts w:ascii="Times New Roman" w:eastAsia="Times New Roman" w:hAnsi="Times New Roman" w:cs="Times New Roman"/>
          <w:sz w:val="24"/>
          <w:szCs w:val="24"/>
        </w:rPr>
      </w:pPr>
      <w:proofErr w:type="spellStart"/>
      <w:ins w:id="49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Setelah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buat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commit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untuk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project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nya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sekarang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remote repository yang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buat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tadi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tentunya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menggunakan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kunci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HTTP yang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ada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pada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repository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tadi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kalo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ane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tadi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contoh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nya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http://github.com/acchoblues/APeK.git 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ketikan</w:t>
        </w:r>
        <w:proofErr w:type="spellEnd"/>
      </w:ins>
    </w:p>
    <w:p w:rsidR="00F177F7" w:rsidRPr="00F177F7" w:rsidRDefault="00F177F7" w:rsidP="00F17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ins w:id="50" w:author="Unknown"/>
          <w:rFonts w:ascii="Times New Roman" w:eastAsia="Times New Roman" w:hAnsi="Times New Roman" w:cs="Times New Roman"/>
          <w:sz w:val="24"/>
          <w:szCs w:val="24"/>
        </w:rPr>
      </w:pPr>
      <w:ins w:id="51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Git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remote add origin http://github.com/acchoblues/APeK.git </w:t>
        </w:r>
      </w:ins>
    </w:p>
    <w:p w:rsidR="00F177F7" w:rsidRPr="00F177F7" w:rsidRDefault="00F177F7" w:rsidP="00F177F7">
      <w:pPr>
        <w:numPr>
          <w:ilvl w:val="0"/>
          <w:numId w:val="3"/>
        </w:numPr>
        <w:spacing w:before="100" w:beforeAutospacing="1" w:after="100" w:afterAutospacing="1" w:line="240" w:lineRule="auto"/>
        <w:rPr>
          <w:ins w:id="52" w:author="Unknown"/>
          <w:rFonts w:ascii="Times New Roman" w:eastAsia="Times New Roman" w:hAnsi="Times New Roman" w:cs="Times New Roman"/>
          <w:sz w:val="24"/>
          <w:szCs w:val="24"/>
        </w:rPr>
      </w:pPr>
      <w:proofErr w:type="spellStart"/>
      <w:ins w:id="53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Setelah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me-remote repository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tadi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sekarang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pull project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nya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ketikan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</w:p>
    <w:p w:rsidR="00F177F7" w:rsidRPr="00F177F7" w:rsidRDefault="00F177F7" w:rsidP="00F17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ins w:id="54" w:author="Unknown"/>
          <w:rFonts w:ascii="Times New Roman" w:eastAsia="Times New Roman" w:hAnsi="Times New Roman" w:cs="Times New Roman"/>
          <w:sz w:val="24"/>
          <w:szCs w:val="24"/>
        </w:rPr>
      </w:pPr>
      <w:ins w:id="55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Git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pull origin master </w:t>
        </w:r>
      </w:ins>
    </w:p>
    <w:p w:rsidR="00F177F7" w:rsidRPr="00F177F7" w:rsidRDefault="00F177F7" w:rsidP="00F177F7">
      <w:pPr>
        <w:numPr>
          <w:ilvl w:val="0"/>
          <w:numId w:val="3"/>
        </w:numPr>
        <w:spacing w:before="100" w:beforeAutospacing="1" w:after="100" w:afterAutospacing="1" w:line="240" w:lineRule="auto"/>
        <w:rPr>
          <w:ins w:id="56" w:author="Unknown"/>
          <w:rFonts w:ascii="Times New Roman" w:eastAsia="Times New Roman" w:hAnsi="Times New Roman" w:cs="Times New Roman"/>
          <w:sz w:val="24"/>
          <w:szCs w:val="24"/>
        </w:rPr>
      </w:pPr>
      <w:proofErr w:type="spellStart"/>
      <w:ins w:id="57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Terakhir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kirim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project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repository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kita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,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ketikan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</w:p>
    <w:p w:rsidR="00F177F7" w:rsidRPr="00F177F7" w:rsidRDefault="00F177F7" w:rsidP="00F17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ins w:id="58" w:author="Unknown"/>
          <w:rFonts w:ascii="Times New Roman" w:eastAsia="Times New Roman" w:hAnsi="Times New Roman" w:cs="Times New Roman"/>
          <w:sz w:val="24"/>
          <w:szCs w:val="24"/>
        </w:rPr>
      </w:pPr>
      <w:ins w:id="59" w:author="Unknown">
        <w:r w:rsidRPr="00F177F7">
          <w:rPr>
            <w:rFonts w:ascii="Times New Roman" w:eastAsia="Times New Roman" w:hAnsi="Times New Roman" w:cs="Times New Roman"/>
            <w:sz w:val="24"/>
            <w:szCs w:val="24"/>
          </w:rPr>
          <w:lastRenderedPageBreak/>
          <w:t xml:space="preserve"> </w:t>
        </w:r>
        <w:proofErr w:type="spellStart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>Git</w:t>
        </w:r>
        <w:proofErr w:type="spellEnd"/>
        <w:r w:rsidRPr="00F177F7">
          <w:rPr>
            <w:rFonts w:ascii="Times New Roman" w:eastAsia="Times New Roman" w:hAnsi="Times New Roman" w:cs="Times New Roman"/>
            <w:sz w:val="24"/>
            <w:szCs w:val="24"/>
          </w:rPr>
          <w:t xml:space="preserve"> push origin master </w:t>
        </w:r>
      </w:ins>
    </w:p>
    <w:p w:rsidR="00462B17" w:rsidRPr="00067F34" w:rsidRDefault="00462B17">
      <w:pPr>
        <w:rPr>
          <w:rFonts w:ascii="Times New Roman" w:hAnsi="Times New Roman" w:cs="Times New Roman"/>
          <w:sz w:val="24"/>
          <w:szCs w:val="24"/>
        </w:rPr>
      </w:pPr>
    </w:p>
    <w:sectPr w:rsidR="00462B17" w:rsidRPr="00067F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515AB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A12BF1"/>
    <w:multiLevelType w:val="multilevel"/>
    <w:tmpl w:val="F834A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07C6A94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874C9E"/>
    <w:multiLevelType w:val="multilevel"/>
    <w:tmpl w:val="33664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DBC13D0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D3121F"/>
    <w:multiLevelType w:val="multilevel"/>
    <w:tmpl w:val="CE063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7F7"/>
    <w:rsid w:val="00067F34"/>
    <w:rsid w:val="00462B17"/>
    <w:rsid w:val="004F73E1"/>
    <w:rsid w:val="008E7A82"/>
    <w:rsid w:val="008F14BD"/>
    <w:rsid w:val="00F177F7"/>
    <w:rsid w:val="00F50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177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77F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F177F7"/>
    <w:rPr>
      <w:color w:val="0000FF"/>
      <w:u w:val="single"/>
    </w:rPr>
  </w:style>
  <w:style w:type="character" w:customStyle="1" w:styleId="fn">
    <w:name w:val="fn"/>
    <w:basedOn w:val="DefaultParagraphFont"/>
    <w:rsid w:val="00F177F7"/>
  </w:style>
  <w:style w:type="character" w:customStyle="1" w:styleId="time-info">
    <w:name w:val="time-info"/>
    <w:basedOn w:val="DefaultParagraphFont"/>
    <w:rsid w:val="00F177F7"/>
  </w:style>
  <w:style w:type="character" w:customStyle="1" w:styleId="label-info">
    <w:name w:val="label-info"/>
    <w:basedOn w:val="DefaultParagraphFont"/>
    <w:rsid w:val="00F177F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77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77F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177F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177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77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7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177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77F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F177F7"/>
    <w:rPr>
      <w:color w:val="0000FF"/>
      <w:u w:val="single"/>
    </w:rPr>
  </w:style>
  <w:style w:type="character" w:customStyle="1" w:styleId="fn">
    <w:name w:val="fn"/>
    <w:basedOn w:val="DefaultParagraphFont"/>
    <w:rsid w:val="00F177F7"/>
  </w:style>
  <w:style w:type="character" w:customStyle="1" w:styleId="time-info">
    <w:name w:val="time-info"/>
    <w:basedOn w:val="DefaultParagraphFont"/>
    <w:rsid w:val="00F177F7"/>
  </w:style>
  <w:style w:type="character" w:customStyle="1" w:styleId="label-info">
    <w:name w:val="label-info"/>
    <w:basedOn w:val="DefaultParagraphFont"/>
    <w:rsid w:val="00F177F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77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77F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177F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177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77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7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41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3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24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02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82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28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470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401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421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9951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130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142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1526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15</Pages>
  <Words>896</Words>
  <Characters>5109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2016-12-15T07:10:00Z</dcterms:created>
  <dcterms:modified xsi:type="dcterms:W3CDTF">2016-12-15T08:06:00Z</dcterms:modified>
</cp:coreProperties>
</file>